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firstLine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12" name="image15.jpg"/>
            <a:graphic>
              <a:graphicData uri="http://schemas.openxmlformats.org/drawingml/2006/picture">
                <pic:pic>
                  <pic:nvPicPr>
                    <pic:cNvPr descr="Placeholder image" id="0" name="image1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Statistical analysis for salaries program </w:t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30.04.2019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Ayaalla Mohamed Eltabey               Section (5)</w:t>
        <w:br w:type="textWrapping"/>
        <w:t xml:space="preserve">Ebtihal Sherif Youssef                      Section (1)</w:t>
        <w:br w:type="textWrapping"/>
        <w:t xml:space="preserve">Gehad Wael  farouk                          Section (6)</w:t>
        <w:br w:type="textWrapping"/>
      </w:r>
      <w:r w:rsidDel="00000000" w:rsidR="00000000" w:rsidRPr="00000000">
        <w:rPr>
          <w:highlight w:val="white"/>
          <w:rtl w:val="0"/>
        </w:rPr>
        <w:t xml:space="preserve">Salma Naguib                                    Section (8)</w:t>
        <w:br w:type="textWrapping"/>
        <w:t xml:space="preserve">Sameha mohamed Hatem</w:t>
      </w: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>
          <w:highlight w:val="white"/>
          <w:rtl w:val="0"/>
        </w:rPr>
        <w:t xml:space="preserve">Section (8)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  <w:t xml:space="preserve">It is a system that takes a csv file contain salaries &amp; worked hours of employees and make some statistical operation on the salary &amp;  worked thier hours.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bookmarkStart w:colFirst="0" w:colLast="0" w:name="_3at9u9s4e0vp" w:id="4"/>
      <w:bookmarkEnd w:id="4"/>
      <w:r w:rsidDel="00000000" w:rsidR="00000000" w:rsidRPr="00000000">
        <w:rPr>
          <w:rtl w:val="0"/>
        </w:rPr>
        <w:t xml:space="preserve">Goals 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720"/>
      </w:pPr>
      <w:r w:rsidDel="00000000" w:rsidR="00000000" w:rsidRPr="00000000">
        <w:rPr>
          <w:rtl w:val="0"/>
        </w:rPr>
        <w:t xml:space="preserve">Calculate</w:t>
      </w:r>
      <w:r w:rsidDel="00000000" w:rsidR="00000000" w:rsidRPr="00000000">
        <w:rPr>
          <w:rtl w:val="0"/>
        </w:rPr>
        <w:t xml:space="preserve"> Descriptive Statistic.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720"/>
      </w:pPr>
      <w:r w:rsidDel="00000000" w:rsidR="00000000" w:rsidRPr="00000000">
        <w:rPr>
          <w:rtl w:val="0"/>
        </w:rPr>
        <w:t xml:space="preserve">Calculate Correlation / Regression .</w:t>
      </w:r>
    </w:p>
    <w:p w:rsidR="00000000" w:rsidDel="00000000" w:rsidP="00000000" w:rsidRDefault="00000000" w:rsidRPr="00000000" w14:paraId="0000000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bookmarkStart w:colFirst="0" w:colLast="0" w:name="_4p7xi5bvhxdr" w:id="5"/>
      <w:bookmarkEnd w:id="5"/>
      <w:r w:rsidDel="00000000" w:rsidR="00000000" w:rsidRPr="00000000">
        <w:rPr>
          <w:rtl w:val="0"/>
        </w:rPr>
        <w:t xml:space="preserve">Specifications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  <w:t xml:space="preserve">Descriptive Statistic : -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720"/>
        <w:rPr>
          <w:u w:val="none"/>
        </w:rPr>
      </w:pPr>
      <w:r w:rsidDel="00000000" w:rsidR="00000000" w:rsidRPr="00000000">
        <w:rPr>
          <w:rtl w:val="0"/>
        </w:rPr>
        <w:t xml:space="preserve">The Sum of Salaries. 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720"/>
        <w:rPr>
          <w:u w:val="none"/>
        </w:rPr>
      </w:pPr>
      <w:r w:rsidDel="00000000" w:rsidR="00000000" w:rsidRPr="00000000">
        <w:rPr>
          <w:rtl w:val="0"/>
        </w:rPr>
        <w:t xml:space="preserve">The Maximum Salary  &amp; The Minimum Salary.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720"/>
        <w:rPr>
          <w:u w:val="none"/>
        </w:rPr>
      </w:pPr>
      <w:r w:rsidDel="00000000" w:rsidR="00000000" w:rsidRPr="00000000">
        <w:rPr>
          <w:rtl w:val="0"/>
        </w:rPr>
        <w:t xml:space="preserve">The Mean of Salaries.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720"/>
        <w:rPr>
          <w:u w:val="none"/>
        </w:rPr>
      </w:pPr>
      <w:r w:rsidDel="00000000" w:rsidR="00000000" w:rsidRPr="00000000">
        <w:rPr>
          <w:rtl w:val="0"/>
        </w:rPr>
        <w:t xml:space="preserve">The Median.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720"/>
        <w:rPr>
          <w:u w:val="none"/>
        </w:rPr>
      </w:pPr>
      <w:r w:rsidDel="00000000" w:rsidR="00000000" w:rsidRPr="00000000">
        <w:rPr>
          <w:rtl w:val="0"/>
        </w:rPr>
        <w:t xml:space="preserve">Standard Deviation.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720"/>
        <w:rPr>
          <w:u w:val="none"/>
        </w:rPr>
      </w:pPr>
      <w:r w:rsidDel="00000000" w:rsidR="00000000" w:rsidRPr="00000000">
        <w:rPr>
          <w:rtl w:val="0"/>
        </w:rPr>
        <w:t xml:space="preserve">The Variance.</w:t>
      </w:r>
    </w:p>
    <w:p w:rsidR="00000000" w:rsidDel="00000000" w:rsidP="00000000" w:rsidRDefault="00000000" w:rsidRPr="00000000" w14:paraId="0000001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bookmarkStart w:colFirst="0" w:colLast="0" w:name="_yyrhu7ml5bea" w:id="6"/>
      <w:bookmarkEnd w:id="6"/>
      <w:r w:rsidDel="00000000" w:rsidR="00000000" w:rsidRPr="00000000">
        <w:rPr>
          <w:rtl w:val="0"/>
        </w:rPr>
        <w:t xml:space="preserve">How to Use Our System </w:t>
      </w:r>
    </w:p>
    <w:p w:rsidR="00000000" w:rsidDel="00000000" w:rsidP="00000000" w:rsidRDefault="00000000" w:rsidRPr="00000000" w14:paraId="00000017">
      <w:pPr>
        <w:pStyle w:val="Heading2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283.46456692913375" w:hanging="283.46456692913375"/>
        <w:rPr>
          <w:sz w:val="32"/>
          <w:szCs w:val="32"/>
        </w:rPr>
      </w:pPr>
      <w:bookmarkStart w:colFirst="0" w:colLast="0" w:name="_buwz1tcz7y35" w:id="7"/>
      <w:bookmarkEnd w:id="7"/>
      <w:r w:rsidDel="00000000" w:rsidR="00000000" w:rsidRPr="00000000">
        <w:rPr>
          <w:rtl w:val="0"/>
        </w:rPr>
        <w:t xml:space="preserve">Import the Excel Sheet from your PC :</w:t>
      </w:r>
    </w:p>
    <w:p w:rsidR="00000000" w:rsidDel="00000000" w:rsidP="00000000" w:rsidRDefault="00000000" w:rsidRPr="00000000" w14:paraId="0000001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0" w:right="5.669291338583093" w:firstLine="0"/>
        <w:rPr>
          <w:ins w:author="ayaalla Eltabey" w:id="0" w:date="2019-05-01T21:53:50Z"/>
        </w:rPr>
      </w:pPr>
      <w:r w:rsidDel="00000000" w:rsidR="00000000" w:rsidRPr="00000000">
        <w:rPr/>
        <w:drawing>
          <wp:inline distB="114300" distT="114300" distL="114300" distR="114300">
            <wp:extent cx="2219325" cy="2312987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312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3833813" cy="23241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ayaalla Eltabey" w:id="0" w:date="2019-05-01T21:53:50Z">
        <w:bookmarkStart w:colFirst="0" w:colLast="0" w:name="_95ls8lkdxgd" w:id="8"/>
        <w:bookmarkEnd w:id="8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9">
      <w:pPr>
        <w:rPr>
          <w:rPrChange w:author="ayaalla Eltabey" w:id="1" w:date="2019-05-01T21:53:50Z">
            <w:rPr>
              <w:sz w:val="32"/>
              <w:szCs w:val="32"/>
            </w:rPr>
          </w:rPrChange>
        </w:rPr>
        <w:pPrChange w:author="ayaalla Eltabey" w:id="0" w:date="2019-05-01T21:53:50Z">
          <w:pPr>
            <w:pStyle w:val="Heading2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320" w:lineRule="auto"/>
            <w:ind w:left="0" w:right="5.669291338583093" w:firstLine="0"/>
          </w:pPr>
        </w:pPrChange>
      </w:pPr>
      <w:bookmarkStart w:colFirst="0" w:colLast="0" w:name="_95ls8lkdxgd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283.46456692913375" w:firstLine="283.46456692913375"/>
      </w:pPr>
      <w:bookmarkStart w:colFirst="0" w:colLast="0" w:name="_p2nityf5kx5q" w:id="9"/>
      <w:bookmarkEnd w:id="9"/>
      <w:r w:rsidDel="00000000" w:rsidR="00000000" w:rsidRPr="00000000">
        <w:rPr>
          <w:rtl w:val="0"/>
          <w:rPrChange w:author="ayaalla Eltabey" w:id="1" w:date="2019-05-01T21:53:50Z">
            <w:rPr/>
          </w:rPrChange>
        </w:rPr>
        <w:t xml:space="preserve"> </w:t>
      </w:r>
      <w:r w:rsidDel="00000000" w:rsidR="00000000" w:rsidRPr="00000000">
        <w:rPr>
          <w:rtl w:val="0"/>
        </w:rPr>
        <w:t xml:space="preserve">Example of what the data should be like 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hint( you can enter any CSV file that contains Hours And Salary Columns 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bookmarkStart w:colFirst="0" w:colLast="0" w:name="_69awyzumirvf" w:id="10"/>
      <w:bookmarkEnd w:id="10"/>
      <w:r w:rsidDel="00000000" w:rsidR="00000000" w:rsidRPr="00000000">
        <w:rPr/>
        <w:drawing>
          <wp:inline distB="114300" distT="114300" distL="114300" distR="114300">
            <wp:extent cx="5105400" cy="6811962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11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283.46456692913375" w:firstLine="283.46456692913375"/>
      </w:pPr>
      <w:bookmarkStart w:colFirst="0" w:colLast="0" w:name="_i2dbdh108ff2" w:id="11"/>
      <w:bookmarkEnd w:id="11"/>
      <w:r w:rsidDel="00000000" w:rsidR="00000000" w:rsidRPr="00000000">
        <w:rPr>
          <w:rtl w:val="0"/>
        </w:rPr>
        <w:t xml:space="preserve">Choose your Option : 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Descriptive analysis for one dataset column “salary”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Correlation and regressions for two dataset columns “Hours &amp; salary”</w:t>
      </w:r>
    </w:p>
    <w:p w:rsidR="00000000" w:rsidDel="00000000" w:rsidP="00000000" w:rsidRDefault="00000000" w:rsidRPr="00000000" w14:paraId="0000002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141.73228346456688" w:firstLine="141.73228346456688"/>
        <w:rPr/>
      </w:pPr>
      <w:bookmarkStart w:colFirst="0" w:colLast="0" w:name="_mru6bl483bt" w:id="12"/>
      <w:bookmarkEnd w:id="12"/>
      <w:r w:rsidDel="00000000" w:rsidR="00000000" w:rsidRPr="00000000">
        <w:rPr/>
        <w:drawing>
          <wp:inline distB="114300" distT="114300" distL="114300" distR="114300">
            <wp:extent cx="3038475" cy="2598738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59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425.19685039370086" w:firstLine="425.19685039370086"/>
      </w:pPr>
      <w:bookmarkStart w:colFirst="0" w:colLast="0" w:name="_w5jgigg5xb5v" w:id="13"/>
      <w:bookmarkEnd w:id="13"/>
      <w:r w:rsidDel="00000000" w:rsidR="00000000" w:rsidRPr="00000000">
        <w:rPr>
          <w:rtl w:val="0"/>
        </w:rPr>
        <w:t xml:space="preserve">The System gives you the Results &amp; bar Chart graph &amp; Line graph  ( if the user choose cal. descriptive statistics )  : </w:t>
      </w:r>
      <w:r w:rsidDel="00000000" w:rsidR="00000000" w:rsidRPr="00000000">
        <w:rPr/>
        <w:drawing>
          <wp:inline distB="114300" distT="114300" distL="114300" distR="114300">
            <wp:extent cx="6477000" cy="4090988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9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numPr>
          <w:ilvl w:val="0"/>
          <w:numId w:val="5"/>
        </w:numPr>
        <w:ind w:left="-425.1968503937008" w:firstLine="425.1968503937008"/>
      </w:pPr>
      <w:bookmarkStart w:colFirst="0" w:colLast="0" w:name="_w2lmv0q19vib" w:id="14"/>
      <w:bookmarkEnd w:id="14"/>
      <w:r w:rsidDel="00000000" w:rsidR="00000000" w:rsidRPr="00000000">
        <w:rPr>
          <w:rtl w:val="0"/>
        </w:rPr>
        <w:t xml:space="preserve">The System gives the user  the correlation value &amp; Correlation type&amp; Scatter Plot with regression line  ( if the user choose cal. Correlation )  : </w:t>
      </w:r>
      <w:r w:rsidDel="00000000" w:rsidR="00000000" w:rsidRPr="00000000">
        <w:rPr/>
        <w:drawing>
          <wp:inline distB="114300" distT="114300" distL="114300" distR="114300">
            <wp:extent cx="6677025" cy="7177088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717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425.1968503937008" w:firstLine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ind w:firstLine="0"/>
        <w:rPr/>
      </w:pPr>
      <w:bookmarkStart w:colFirst="0" w:colLast="0" w:name="_nctnert2qqqj" w:id="15"/>
      <w:bookmarkEnd w:id="15"/>
      <w:r w:rsidDel="00000000" w:rsidR="00000000" w:rsidRPr="00000000">
        <w:rPr>
          <w:rtl w:val="0"/>
        </w:rPr>
        <w:t xml:space="preserve">Some Parts of Code : 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Imported Packages (using Python 3.7 ): </w:t>
      </w:r>
      <w:r w:rsidDel="00000000" w:rsidR="00000000" w:rsidRPr="00000000">
        <w:rPr/>
        <w:drawing>
          <wp:inline distB="114300" distT="114300" distL="114300" distR="114300">
            <wp:extent cx="5999888" cy="1495425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9888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/>
        <w:ind w:left="566.9291338582675" w:hanging="360"/>
        <w:rPr>
          <w:u w:val="none"/>
        </w:rPr>
      </w:pPr>
      <w:r w:rsidDel="00000000" w:rsidR="00000000" w:rsidRPr="00000000">
        <w:rPr>
          <w:rtl w:val="0"/>
        </w:rPr>
        <w:t xml:space="preserve">Calculate Descriptive Statistic function:</w:t>
      </w:r>
      <w:r w:rsidDel="00000000" w:rsidR="00000000" w:rsidRPr="00000000">
        <w:rPr/>
        <w:drawing>
          <wp:inline distB="114300" distT="114300" distL="114300" distR="114300">
            <wp:extent cx="6504713" cy="4962525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4713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/>
        <w:ind w:left="566.9291338582675" w:hanging="360"/>
        <w:rPr>
          <w:u w:val="none"/>
        </w:rPr>
      </w:pPr>
      <w:r w:rsidDel="00000000" w:rsidR="00000000" w:rsidRPr="00000000">
        <w:rPr>
          <w:rtl w:val="0"/>
        </w:rPr>
        <w:t xml:space="preserve">Reading the file :</w:t>
      </w:r>
      <w:r w:rsidDel="00000000" w:rsidR="00000000" w:rsidRPr="00000000">
        <w:rPr/>
        <w:drawing>
          <wp:inline distB="114300" distT="114300" distL="114300" distR="114300">
            <wp:extent cx="6371363" cy="2590800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1363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before="0" w:beforeAutospacing="0"/>
        <w:ind w:left="566.9291338582675" w:hanging="360"/>
        <w:rPr>
          <w:u w:val="none"/>
        </w:rPr>
      </w:pPr>
      <w:r w:rsidDel="00000000" w:rsidR="00000000" w:rsidRPr="00000000">
        <w:rPr>
          <w:rtl w:val="0"/>
        </w:rPr>
        <w:t xml:space="preserve">Calculation The Correlation and regression function: </w:t>
      </w:r>
      <w:r w:rsidDel="00000000" w:rsidR="00000000" w:rsidRPr="00000000">
        <w:rPr/>
        <w:drawing>
          <wp:inline distB="114300" distT="114300" distL="114300" distR="114300">
            <wp:extent cx="6229350" cy="4910138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91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19850" cy="4329113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67475" cy="3690938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hanging="720"/>
        <w:rPr/>
        <w:pPrChange w:author="ayaalla Eltabey" w:id="0" w:date="2019-05-01T19:43:04Z">
          <w:pPr>
            <w:ind w:left="720" w:hanging="720"/>
          </w:pPr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720"/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5840" w:w="12240"/>
      <w:pgMar w:bottom="1080" w:top="1080" w:left="1133.8582677165355" w:right="595.2755905511822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6"/>
    <w:bookmarkEnd w:id="1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3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2.jpg"/><Relationship Id="rId22" Type="http://schemas.openxmlformats.org/officeDocument/2006/relationships/footer" Target="footer2.xml"/><Relationship Id="rId10" Type="http://schemas.openxmlformats.org/officeDocument/2006/relationships/image" Target="media/image13.jpg"/><Relationship Id="rId21" Type="http://schemas.openxmlformats.org/officeDocument/2006/relationships/header" Target="header2.xml"/><Relationship Id="rId13" Type="http://schemas.openxmlformats.org/officeDocument/2006/relationships/image" Target="media/image3.jpg"/><Relationship Id="rId12" Type="http://schemas.openxmlformats.org/officeDocument/2006/relationships/image" Target="media/image6.jp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7.jpg"/><Relationship Id="rId14" Type="http://schemas.openxmlformats.org/officeDocument/2006/relationships/image" Target="media/image5.jpg"/><Relationship Id="rId17" Type="http://schemas.openxmlformats.org/officeDocument/2006/relationships/image" Target="media/image4.jp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19" Type="http://schemas.openxmlformats.org/officeDocument/2006/relationships/image" Target="media/image9.jpg"/><Relationship Id="rId6" Type="http://schemas.openxmlformats.org/officeDocument/2006/relationships/image" Target="media/image1.png"/><Relationship Id="rId18" Type="http://schemas.openxmlformats.org/officeDocument/2006/relationships/image" Target="media/image14.jpg"/><Relationship Id="rId7" Type="http://schemas.openxmlformats.org/officeDocument/2006/relationships/image" Target="media/image15.jp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